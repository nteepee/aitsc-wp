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7 Row vehicle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843713" cy="411280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3713" cy="4112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7 Row vehicle with no last row (7th black box not plugged in)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114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4 Row vehicle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4 Row vehicle with seat not plugged 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Left hand drive - everything is inverted (door, driver seat, seats a/b/c/d)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11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4 seats in a single row (7A,7B,7C,7D)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11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Colours: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Red: Unbuckled or door open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White: Buckled or door closed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Black: Idle chair - seat/buckle sensors plugged in but no one is sitting in the chair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Door: Red if door is open. White if door is closed.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 outline: is red if any indicator (door, unbuckled) is red. Is white if everyone is buckled and the door is closed.</w:t>
        <w:br w:type="textWrapping"/>
        <w:br w:type="textWrapping"/>
        <w:t xml:space="preserve">Features: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 display: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Buckled: number of buckled passengers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Unbuckled: Number of unbuckled passengers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Door: Door open/closed status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Loading bar: Display % of buckled, unbuckled and idle chairs (seat/buckle sensors plugged in but no one is sitting in the chair).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Seats: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seat (A/B/C/D seat/buckle sensor molex) is not plugged in, then that seat will not display (see 4. image)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Row: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row (transmitter PCB [blackbox]) is not plugged in, then the entire row will not display (see 2. image).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Right hand drive: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Inverted vehicle layout if right hand drive.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Vehicle Layouts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row vehicle: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with 4 rows. Program displays a 4 row layout if less than 5 rows (transmitter modules plugged in) is true.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row vehicle: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with 7 rows. Program displays a 7 row layout if greater than 4 rows (transmitter modules plugged in) is true.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hand drive: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Displays right hand drive layout . Pre-programmed unless you can think of a way to automate detection.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Left hand drive: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ins w:author="NGB Baloch" w:id="0" w:date="2025-06-12T15:33:41Z"/>
          <w:u w:val="none"/>
        </w:rPr>
      </w:pPr>
      <w:r w:rsidDel="00000000" w:rsidR="00000000" w:rsidRPr="00000000">
        <w:rPr>
          <w:rtl w:val="0"/>
        </w:rPr>
        <w:t xml:space="preserve">Displays left hand drive layout. Pre-programmed unless you can think of a way to automate detection.</w:t>
      </w:r>
      <w:ins w:author="NGB Baloch" w:id="0" w:date="2025-06-12T15:33:4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